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Heading</w:t>
      </w:r>
    </w:p>
    <w:p>
      <w:pPr>
        <w:pStyle w:val="FirstParagraph"/>
      </w:pPr>
      <w:r>
        <w:t xml:space="preserve">The quick </w:t>
      </w:r>
      <w:ins w:id="101" w:author="Reviewer A" w:date="2026-01-02T10:00:00Z">
        <w:r>
          <w:t xml:space="preserve">very </w:t>
        </w:r>
      </w:ins>
      <w:commentRangeStart w:id="0"/>
      <w:r>
        <w:t xml:space="preserve">brown fox</w:t>
      </w:r>
      <w:commentRangeEnd w:id="0"/>
      <w:r>
        <w:commentReference w:id="0"/>
      </w:r>
      <w:r>
        <w:t xml:space="preserve"> </w:t>
      </w:r>
      <w:del w:id="102" w:author="Reviewer A" w:date="2026-01-02T10:01:00Z">
        <w:r>
          <w:delText xml:space="preserve">quickly </w:delText>
        </w:r>
      </w:del>
      <w:r>
        <w:t xml:space="preserve">jumps over the </w:t>
      </w:r>
      <w:del w:id="103" w:author="Reviewer B" w:date="2026-01-03T09:00:00Z">
        <w:r>
          <w:delText xml:space="preserve">lazy</w:delText>
        </w:r>
      </w:del>
      <w:ins w:id="104" w:author="Reviewer B" w:date="2026-01-03T09:00:05Z">
        <w:r>
          <w:t xml:space="preserve">sleepy</w:t>
        </w:r>
      </w:ins>
      <w:r>
        <w:t xml:space="preserve"> dog.</w:t>
      </w:r>
    </w:p>
    <w:p>
      <w:pPr>
        <w:pStyle w:val="BodyText"/>
      </w:pPr>
      <w:commentRangeStart w:id="1"/>
      <w:r>
        <w:t xml:space="preserve">Outer text </w:t>
      </w:r>
      <w:commentRangeStart w:id="2"/>
      <w:r>
        <w:t xml:space="preserve">inner range</w:t>
      </w:r>
      <w:commentRangeEnd w:id="2"/>
      <w:r>
        <w:commentReference w:id="2"/>
      </w:r>
      <w:r>
        <w:t xml:space="preserve"> tail here.</w:t>
      </w:r>
      <w:commentRangeEnd w:id="1"/>
      <w:r>
        <w:commentReference w:id="1"/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>
  <w:comment w:id="0" w:author="Reviewer A" w:date="2026-01-02T10:05:00Z" w:initials="RA">
    <w:p w14:paraId="00000001">
      <w:r>
        <w:t xml:space="preserve">check this phrase</w:t>
      </w:r>
    </w:p>
  </w:comment>
  <w:comment w:id="1" w:author="Reviewer B" w:date="2026-01-03T09:10:00Z" w:initials="RB">
    <w:p w14:paraId="00000002">
      <w:r>
        <w:t xml:space="preserve">outer comment</w:t>
      </w:r>
    </w:p>
  </w:comment>
  <w:comment w:id="2" w:author="Reviewer A" w:date="2026-01-03T09:12:00Z" w:initials="RA">
    <w:p w14:paraId="00000003">
      <w:r>
        <w:t xml:space="preserve">inner note with a [bracket] and citation</w:t>
      </w:r>
    </w:p>
  </w:comment>
</w:comments>
</file>

<file path=word/commentsExtended.xml><?xml version="1.0" encoding="utf-8"?>
<w15:commentsEx xmlns:w15="http://schemas.microsoft.com/office/word/2012/wordml">
  <w15:commentEx w15:paraId="00000001" w15:done="1"/>
  <w15:commentEx w15:paraId="00000002" w15:done="0"/>
  <w15:commentEx w15:paraId="00000003" w15:done="0"/>
</w15:commentsEx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microsoft.com/office/2011/relationships/commentsExtended" Id="rId101" Target="commentsExtended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2026-08-08T10:23:35Z</dcterms:created>
  <dcterms:modified xsi:type="dcterms:W3CDTF">2026-08-08T10:23:35Z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