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Trait</w:t>
            </w:r>
          </w:p>
        </w:tc>
        <w:tc>
          <w:tcPr/>
          <w:p>
            <w:pPr>
              <w:pStyle w:val="Compact"/>
            </w:pPr>
            <w:r>
              <w:t xml:space="preserve">First para </w:t>
            </w:r>
            <w:ins w:id="201" w:author="Rev" w:date="2026-01-01T00:00:00Z">
              <w:r>
                <w:t xml:space="preserve">added</w:t>
              </w:r>
            </w:ins>
          </w:p>
          <w:p>
            <w:pPr>
              <w:pStyle w:val="Compact"/>
            </w:pPr>
            <w:r>
              <w:t xml:space="preserve">Second para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2026-08-08T10:52:57Z</dcterms:created>
  <dcterms:modified xsi:type="dcterms:W3CDTF">2026-08-08T10:52:57Z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